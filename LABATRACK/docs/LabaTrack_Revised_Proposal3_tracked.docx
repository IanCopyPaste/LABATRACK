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D4D45" w14:textId="77777777" w:rsidR="0066712E" w:rsidRDefault="0066712E">
      <w:pPr>
        <w:spacing w:after="0" w:line="240" w:lineRule="auto"/>
        <w:rPr>
          <w:rFonts w:ascii="Arial" w:eastAsia="Arial" w:hAnsi="Arial" w:cs="Arial"/>
        </w:rPr>
      </w:pPr>
    </w:p>
    <w:p w14:paraId="6EBA0AF5" w14:textId="77777777" w:rsidR="0066712E" w:rsidRDefault="001339F5">
      <w:pPr>
        <w:spacing w:after="60" w:line="240" w:lineRule="auto"/>
        <w:rPr>
          <w:rFonts w:ascii="Arial" w:eastAsia="Arial" w:hAnsi="Arial" w:cs="Arial"/>
        </w:rPr>
      </w:pPr>
      <w:r>
        <w:rPr>
          <w:rFonts w:ascii="Arial" w:eastAsia="Arial" w:hAnsi="Arial" w:cs="Arial"/>
          <w:b/>
          <w:bCs/>
        </w:rPr>
        <w:t xml:space="preserve">Section: </w:t>
      </w:r>
      <w:r>
        <w:rPr>
          <w:rFonts w:ascii="Arial" w:eastAsia="Arial" w:hAnsi="Arial" w:cs="Arial"/>
        </w:rPr>
        <w:t>SBIT3C</w:t>
      </w:r>
    </w:p>
    <w:p w14:paraId="7243505D" w14:textId="77777777" w:rsidR="0066712E" w:rsidRDefault="001339F5">
      <w:pPr>
        <w:spacing w:after="60" w:line="240" w:lineRule="auto"/>
        <w:rPr>
          <w:rFonts w:ascii="Arial" w:eastAsia="Arial" w:hAnsi="Arial" w:cs="Arial"/>
        </w:rPr>
      </w:pPr>
      <w:r>
        <w:rPr>
          <w:rFonts w:ascii="Arial" w:eastAsia="Arial" w:hAnsi="Arial" w:cs="Arial"/>
          <w:b/>
          <w:bCs/>
        </w:rPr>
        <w:t xml:space="preserve">Name: </w:t>
      </w:r>
      <w:r>
        <w:rPr>
          <w:rFonts w:ascii="Arial" w:eastAsia="Arial" w:hAnsi="Arial" w:cs="Arial"/>
        </w:rPr>
        <w:t>Ron Adrian M. Adote</w:t>
      </w:r>
    </w:p>
    <w:p w14:paraId="1B6EE744" w14:textId="77777777" w:rsidR="0066712E" w:rsidRDefault="001339F5">
      <w:pPr>
        <w:spacing w:after="60" w:line="240" w:lineRule="auto"/>
        <w:rPr>
          <w:rFonts w:ascii="Arial" w:eastAsia="Arial" w:hAnsi="Arial" w:cs="Arial"/>
        </w:rPr>
      </w:pPr>
      <w:r>
        <w:rPr>
          <w:rFonts w:ascii="Arial" w:eastAsia="Arial" w:hAnsi="Arial" w:cs="Arial"/>
          <w:b/>
          <w:bCs/>
        </w:rPr>
        <w:t xml:space="preserve">Course: </w:t>
      </w:r>
      <w:r>
        <w:rPr>
          <w:rFonts w:ascii="Arial" w:eastAsia="Arial" w:hAnsi="Arial" w:cs="Arial"/>
        </w:rPr>
        <w:t>IPT102</w:t>
      </w:r>
    </w:p>
    <w:p w14:paraId="08AAC957" w14:textId="77777777" w:rsidR="0066712E" w:rsidRDefault="001339F5">
      <w:pPr>
        <w:spacing w:after="60" w:line="240" w:lineRule="auto"/>
        <w:rPr>
          <w:rFonts w:ascii="Arial" w:eastAsia="Arial" w:hAnsi="Arial" w:cs="Arial"/>
        </w:rPr>
      </w:pPr>
      <w:r>
        <w:rPr>
          <w:rFonts w:ascii="Arial" w:eastAsia="Arial" w:hAnsi="Arial" w:cs="Arial"/>
          <w:b/>
          <w:bCs/>
        </w:rPr>
        <w:t xml:space="preserve">Subject Instructor: </w:t>
      </w:r>
      <w:r>
        <w:rPr>
          <w:rFonts w:ascii="Arial" w:eastAsia="Arial" w:hAnsi="Arial" w:cs="Arial"/>
        </w:rPr>
        <w:t>Mr. Emanuel Alarilla</w:t>
      </w:r>
    </w:p>
    <w:p w14:paraId="1AFAB379" w14:textId="77777777" w:rsidR="0066712E" w:rsidRDefault="001339F5">
      <w:pPr>
        <w:spacing w:after="60" w:line="240" w:lineRule="auto"/>
        <w:rPr>
          <w:rFonts w:ascii="Arial" w:eastAsia="Arial" w:hAnsi="Arial" w:cs="Arial"/>
        </w:rPr>
      </w:pPr>
      <w:r>
        <w:rPr>
          <w:rFonts w:ascii="Arial" w:eastAsia="Arial" w:hAnsi="Arial" w:cs="Arial"/>
          <w:b/>
          <w:bCs/>
        </w:rPr>
        <w:t xml:space="preserve">Academic Year/Semester: </w:t>
      </w:r>
      <w:r>
        <w:rPr>
          <w:rFonts w:ascii="Arial" w:eastAsia="Arial" w:hAnsi="Arial" w:cs="Arial"/>
        </w:rPr>
        <w:t>3rd year - 1st Semester</w:t>
      </w:r>
    </w:p>
    <w:p w14:paraId="1EC3EA86" w14:textId="77777777" w:rsidR="0066712E" w:rsidRDefault="0066712E">
      <w:pPr>
        <w:spacing w:after="0" w:line="240" w:lineRule="auto"/>
        <w:rPr>
          <w:rFonts w:ascii="Arial" w:eastAsia="Arial" w:hAnsi="Arial" w:cs="Arial"/>
        </w:rPr>
      </w:pPr>
    </w:p>
    <w:p w14:paraId="5D08C7AE" w14:textId="77777777" w:rsidR="0066712E" w:rsidRDefault="0066712E">
      <w:pPr>
        <w:spacing w:after="0" w:line="240" w:lineRule="auto"/>
        <w:rPr>
          <w:rFonts w:ascii="Arial" w:eastAsia="Arial" w:hAnsi="Arial" w:cs="Arial"/>
        </w:rPr>
      </w:pPr>
    </w:p>
    <w:p w14:paraId="34E15679" w14:textId="77777777" w:rsidR="0066712E" w:rsidRDefault="00715690">
      <w:pPr>
        <w:spacing w:after="0" w:line="240" w:lineRule="auto"/>
        <w:jc w:val="center"/>
        <w:rPr>
          <w:rFonts w:ascii="Arial" w:eastAsia="Arial" w:hAnsi="Arial" w:cs="Arial"/>
        </w:rPr>
      </w:pPr>
      <w:r>
        <w:rPr>
          <w:rFonts w:ascii="Arial" w:eastAsia="Arial" w:hAnsi="Arial" w:cs="Arial"/>
          <w:b/>
          <w:bCs/>
          <w:u w:val="single"/>
        </w:rPr>
        <w:t>LABATRACK: Laundry Shop Job Order and Sales Management System</w:t>
      </w:r>
    </w:p>
    <w:p w14:paraId="43BF27E3" w14:textId="77777777" w:rsidR="0066712E" w:rsidRDefault="0066712E">
      <w:pPr>
        <w:spacing w:after="0" w:line="240" w:lineRule="auto"/>
        <w:rPr>
          <w:rFonts w:ascii="Arial" w:eastAsia="Arial" w:hAnsi="Arial" w:cs="Arial"/>
        </w:rPr>
      </w:pPr>
    </w:p>
    <w:p w14:paraId="176A17B1" w14:textId="77777777" w:rsidR="0066712E" w:rsidRDefault="001339F5">
      <w:pPr>
        <w:spacing w:before="200" w:line="360" w:lineRule="auto"/>
        <w:ind w:firstLine="720"/>
        <w:jc w:val="both"/>
        <w:rPr>
          <w:rFonts w:ascii="Arial" w:eastAsia="Arial" w:hAnsi="Arial" w:cs="Arial"/>
        </w:rPr>
      </w:pPr>
      <w:r>
        <w:rPr>
          <w:rFonts w:ascii="Arial" w:eastAsia="Arial" w:hAnsi="Arial" w:cs="Arial"/>
          <w:b/>
          <w:bCs/>
        </w:rPr>
        <w:t>LabaTrack</w:t>
      </w:r>
      <w:r>
        <w:rPr>
          <w:rFonts w:ascii="Arial" w:eastAsia="Arial" w:hAnsi="Arial" w:cs="Arial"/>
        </w:rPr>
        <w:t>: Laundry Shop Job Order and Sales Management System is a web-based application designed to help small laundry shop owners record job orders, follow the status of every load, and monitor their daily sales. When a customer drops off laundry, the staff weighs the load, selects the service availed, and encodes the customer’s name and contact number. The system then computes the total amount based on the shop’s current rate, records how the customer paid, and assigns a unique claim number that is printed on the job order slip and used to follow up the order until it is claimed.</w:t>
      </w:r>
    </w:p>
    <w:p w14:paraId="5C1BAE2D" w14:textId="77777777" w:rsidR="0066712E" w:rsidRDefault="001339F5">
      <w:pPr>
        <w:spacing w:before="200" w:line="360" w:lineRule="auto"/>
        <w:ind w:firstLine="720"/>
        <w:jc w:val="both"/>
        <w:rPr>
          <w:rFonts w:ascii="Arial" w:eastAsia="Arial" w:hAnsi="Arial" w:cs="Arial"/>
        </w:rPr>
      </w:pPr>
      <w:r>
        <w:rPr>
          <w:rFonts w:ascii="Arial" w:eastAsia="Arial" w:hAnsi="Arial" w:cs="Arial"/>
        </w:rPr>
        <w:t>Most small laundry shops still write job orders on carbon-copy slips and record their sales in a notebook, which often leads to misplaced slips, forgotten or unclaimed loads, disagreements over pricing, and daily totals that are tedious to compute at closing time. By developing a system built around the core Create, Read, Update, and Delete (CRUD) operations and supported by automatic price computation, role-based access, and a daily sales summary, this project aims to reduce these errors, help the staff see at a glance which loads are still being processed and which are ready for pick-up, and give owners a clearer and more organized record of their daily earnings.</w:t>
      </w:r>
    </w:p>
    <w:p w14:paraId="2CF5DC20" w14:textId="77777777" w:rsidR="0066712E" w:rsidRDefault="0066712E">
      <w:pPr>
        <w:spacing w:after="0" w:line="240" w:lineRule="auto"/>
        <w:rPr>
          <w:rFonts w:ascii="Arial" w:eastAsia="Arial" w:hAnsi="Arial" w:cs="Arial"/>
        </w:rPr>
      </w:pPr>
    </w:p>
    <w:p w14:paraId="6F0A810D" w14:textId="77777777" w:rsidR="0066712E" w:rsidRDefault="001339F5">
      <w:pPr>
        <w:spacing w:after="0" w:line="360" w:lineRule="auto"/>
        <w:jc w:val="both"/>
        <w:rPr>
          <w:rFonts w:ascii="Arial" w:eastAsia="Arial" w:hAnsi="Arial" w:cs="Arial"/>
        </w:rPr>
      </w:pPr>
      <w:r>
        <w:rPr>
          <w:rFonts w:ascii="Arial" w:eastAsia="Arial" w:hAnsi="Arial" w:cs="Arial"/>
          <w:b/>
          <w:bCs/>
        </w:rPr>
        <w:t>Objectives:</w:t>
      </w:r>
    </w:p>
    <w:p w14:paraId="0105D03B" w14:textId="77777777" w:rsidR="0066712E" w:rsidRDefault="001339F5">
      <w:pPr>
        <w:spacing w:after="0" w:line="360" w:lineRule="auto"/>
        <w:ind w:left="720"/>
        <w:jc w:val="both"/>
        <w:rPr>
          <w:rFonts w:ascii="Arial" w:eastAsia="Arial" w:hAnsi="Arial" w:cs="Arial"/>
        </w:rPr>
      </w:pPr>
      <w:r>
        <w:rPr>
          <w:rFonts w:ascii="Arial" w:eastAsia="Arial" w:hAnsi="Arial" w:cs="Arial"/>
          <w:b/>
          <w:bCs/>
        </w:rPr>
        <w:t>General Objective:</w:t>
      </w:r>
    </w:p>
    <w:p w14:paraId="57120853" w14:textId="77777777" w:rsidR="0066712E" w:rsidRDefault="001339F5">
      <w:pPr>
        <w:spacing w:after="0" w:line="360" w:lineRule="auto"/>
        <w:ind w:left="720" w:firstLine="720"/>
        <w:jc w:val="both"/>
        <w:rPr>
          <w:rFonts w:ascii="Arial" w:eastAsia="Arial" w:hAnsi="Arial" w:cs="Arial"/>
        </w:rPr>
      </w:pPr>
      <w:r>
        <w:rPr>
          <w:rFonts w:ascii="Arial" w:eastAsia="Arial" w:hAnsi="Arial" w:cs="Arial"/>
        </w:rPr>
        <w:t xml:space="preserve">This project aims to design and develop a simple, web-based job order and sales management system that allows laundry shop owners to record customer orders, automatically compute the charges, track the status of every load from drop-off to claiming, and review their daily sales, using an easy-to-use system for adding, viewing, </w:t>
      </w:r>
      <w:r w:rsidR="00715690">
        <w:rPr>
          <w:rFonts w:ascii="Arial" w:eastAsia="Arial" w:hAnsi="Arial" w:cs="Arial"/>
        </w:rPr>
        <w:t xml:space="preserve">and </w:t>
      </w:r>
      <w:r>
        <w:rPr>
          <w:rFonts w:ascii="Arial" w:eastAsia="Arial" w:hAnsi="Arial" w:cs="Arial"/>
        </w:rPr>
        <w:t>updating information as needed.</w:t>
      </w:r>
    </w:p>
    <w:p w14:paraId="69D64E63" w14:textId="77777777" w:rsidR="0066712E" w:rsidRDefault="0066712E">
      <w:pPr>
        <w:spacing w:after="0" w:line="240" w:lineRule="auto"/>
        <w:rPr>
          <w:rFonts w:ascii="Arial" w:eastAsia="Arial" w:hAnsi="Arial" w:cs="Arial"/>
        </w:rPr>
      </w:pPr>
    </w:p>
    <w:p w14:paraId="5D8A2965" w14:textId="77777777" w:rsidR="00715690" w:rsidRDefault="00715690">
      <w:pPr>
        <w:spacing w:after="0" w:line="360" w:lineRule="auto"/>
        <w:ind w:left="720"/>
        <w:jc w:val="both"/>
        <w:rPr>
          <w:rFonts w:ascii="Arial" w:eastAsia="Arial" w:hAnsi="Arial" w:cs="Arial"/>
          <w:b/>
          <w:bCs/>
        </w:rPr>
      </w:pPr>
    </w:p>
    <w:p w14:paraId="1862E415" w14:textId="77777777" w:rsidR="00715690" w:rsidRDefault="00715690">
      <w:pPr>
        <w:spacing w:after="0" w:line="360" w:lineRule="auto"/>
        <w:ind w:left="720"/>
        <w:jc w:val="both"/>
        <w:rPr>
          <w:rFonts w:ascii="Arial" w:eastAsia="Arial" w:hAnsi="Arial" w:cs="Arial"/>
          <w:b/>
          <w:bCs/>
        </w:rPr>
      </w:pPr>
    </w:p>
    <w:p w14:paraId="24D4ABAF" w14:textId="77777777" w:rsidR="00715690" w:rsidRDefault="00715690">
      <w:pPr>
        <w:spacing w:after="0" w:line="360" w:lineRule="auto"/>
        <w:ind w:left="720"/>
        <w:jc w:val="both"/>
        <w:rPr>
          <w:rFonts w:ascii="Arial" w:eastAsia="Arial" w:hAnsi="Arial" w:cs="Arial"/>
          <w:b/>
          <w:bCs/>
        </w:rPr>
      </w:pPr>
    </w:p>
    <w:p w14:paraId="0DCB18F1" w14:textId="77777777" w:rsidR="0066712E" w:rsidRDefault="001339F5">
      <w:pPr>
        <w:spacing w:after="0" w:line="360" w:lineRule="auto"/>
        <w:ind w:left="720"/>
        <w:jc w:val="both"/>
        <w:rPr>
          <w:rFonts w:ascii="Arial" w:eastAsia="Arial" w:hAnsi="Arial" w:cs="Arial"/>
        </w:rPr>
      </w:pPr>
      <w:r>
        <w:rPr>
          <w:rFonts w:ascii="Arial" w:eastAsia="Arial" w:hAnsi="Arial" w:cs="Arial"/>
          <w:b/>
          <w:bCs/>
        </w:rPr>
        <w:t>Specific Objective:</w:t>
      </w:r>
    </w:p>
    <w:p w14:paraId="43888A27" w14:textId="77777777" w:rsidR="0066712E" w:rsidRDefault="001339F5">
      <w:pPr>
        <w:spacing w:line="360" w:lineRule="auto"/>
        <w:ind w:left="720"/>
        <w:jc w:val="both"/>
        <w:rPr>
          <w:rFonts w:ascii="Arial" w:eastAsia="Arial" w:hAnsi="Arial" w:cs="Arial"/>
        </w:rPr>
      </w:pPr>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To design a user-friendly interface that allows the staff to easily add, view, and search customer and job order records.</w:t>
      </w:r>
    </w:p>
    <w:p w14:paraId="6828C146" w14:textId="77777777" w:rsidR="0066712E" w:rsidRDefault="001339F5">
      <w:pPr>
        <w:spacing w:line="360" w:lineRule="auto"/>
        <w:ind w:left="720"/>
        <w:jc w:val="both"/>
        <w:rPr>
          <w:rFonts w:ascii="Arial" w:eastAsia="Arial" w:hAnsi="Arial" w:cs="Arial"/>
        </w:rPr>
      </w:pPr>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To develop a job order recording feature that captures the customer’s name, contact number, service type, weight in kilos, drop-off date, handling remarks, and a unique claim number for every load.</w:t>
      </w:r>
    </w:p>
    <w:p w14:paraId="7E8B82BA" w14:textId="77777777" w:rsidR="0066712E" w:rsidRDefault="001339F5">
      <w:pPr>
        <w:spacing w:line="360" w:lineRule="auto"/>
        <w:ind w:left="720"/>
        <w:jc w:val="both"/>
        <w:rPr>
          <w:rFonts w:ascii="Arial" w:eastAsia="Arial" w:hAnsi="Arial" w:cs="Arial"/>
        </w:rPr>
      </w:pPr>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To implement an automatic price computation feature that calculates the total amount based on the selected service type and the weight of the load, applying the shop’s minimum charge and rounding rule.</w:t>
      </w:r>
    </w:p>
    <w:p w14:paraId="492313C7" w14:textId="77777777" w:rsidR="009336EA" w:rsidRDefault="001339F5">
      <w:pPr>
        <w:spacing w:line="360" w:lineRule="auto"/>
        <w:ind w:left="720"/>
        <w:jc w:val="both"/>
        <w:rPr>
          <w:ins w:id="0" w:author="Claude" w:date="2026-09-28T10:00:00Z"/>
          <w:rFonts w:ascii="Arial" w:eastAsia="Arial" w:hAnsi="Arial" w:cs="Arial"/>
        </w:rPr>
      </w:pPr>
      <w:ins w:id="1" w:author="Claude" w:date="2026-09-28T10:00:00Z">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To implement a full-payment rule in which every job order is paid in full at drop-off, either in cash with the change computed automatically or through a declared e-wallet payment, so that no job order is ever left partially paid or unpaid.</w:t>
        </w:r>
      </w:ins>
    </w:p>
    <w:p w14:paraId="61BA9D05" w14:textId="77777777" w:rsidR="0066712E" w:rsidRDefault="001339F5">
      <w:pPr>
        <w:spacing w:line="360" w:lineRule="auto"/>
        <w:ind w:left="720"/>
        <w:jc w:val="both"/>
        <w:rPr>
          <w:rFonts w:ascii="Arial" w:eastAsia="Arial" w:hAnsi="Arial" w:cs="Arial"/>
        </w:rPr>
      </w:pPr>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To store the rate and add-on prices used at the time of encoding within each job order, so that completed transactions retain their original amounts even after the owner updates the shop’s pricing.</w:t>
      </w:r>
    </w:p>
    <w:p w14:paraId="4F26BFF4" w14:textId="77777777" w:rsidR="0066712E" w:rsidRDefault="001339F5">
      <w:pPr>
        <w:spacing w:line="360" w:lineRule="auto"/>
        <w:ind w:left="720"/>
        <w:jc w:val="both"/>
        <w:rPr>
          <w:rFonts w:ascii="Arial" w:eastAsia="Arial" w:hAnsi="Arial" w:cs="Arial"/>
        </w:rPr>
      </w:pPr>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To provide a status tracking feature that updates each job order as queued, washing, drying, folding, inspection, ready for pick-up, or claimed, and records the date, time, and staff member behind every status change.</w:t>
      </w:r>
    </w:p>
    <w:p w14:paraId="1C9EC624" w14:textId="77777777" w:rsidR="009336EA" w:rsidRDefault="001339F5">
      <w:pPr>
        <w:spacing w:line="360" w:lineRule="auto"/>
        <w:ind w:left="720"/>
        <w:jc w:val="both"/>
        <w:rPr>
          <w:ins w:id="2" w:author="Claude" w:date="2026-09-28T10:00:00Z"/>
          <w:rFonts w:ascii="Arial" w:eastAsia="Arial" w:hAnsi="Arial" w:cs="Arial"/>
        </w:rPr>
      </w:pPr>
      <w:ins w:id="3" w:author="Claude" w:date="2026-09-28T10:00:00Z">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To provide a job board that lists every load still in the shop by stage, oldest first, and a dashboard that flags loads left unclaimed beyond a set number of days and job orders voided on the day.</w:t>
        </w:r>
      </w:ins>
    </w:p>
    <w:p w14:paraId="12240608" w14:textId="77777777" w:rsidR="0066712E" w:rsidRDefault="001339F5">
      <w:pPr>
        <w:spacing w:line="360" w:lineRule="auto"/>
        <w:ind w:left="720"/>
        <w:jc w:val="both"/>
        <w:rPr>
          <w:rFonts w:ascii="Arial" w:eastAsia="Arial" w:hAnsi="Arial" w:cs="Arial"/>
        </w:rPr>
      </w:pPr>
      <w:r>
        <w:rPr>
          <w:rFonts w:ascii="Arial" w:eastAsia="Arial" w:hAnsi="Arial" w:cs="Arial"/>
        </w:rPr>
        <w:t>●</w:t>
      </w:r>
      <w:r>
        <w:rPr>
          <w:rFonts w:ascii="Times New Roman" w:eastAsia="Times New Roman" w:hAnsi="Times New Roman" w:cs="Times New Roman"/>
          <w:sz w:val="14"/>
          <w:szCs w:val="14"/>
        </w:rPr>
        <w:t xml:space="preserve">     </w:t>
      </w:r>
      <w:del w:id="4" w:author="Claude" w:date="2026-09-28T10:00:00Z">
        <w:r>
          <w:rPr>
            <w:rFonts w:ascii="Arial" w:eastAsia="Arial" w:hAnsi="Arial" w:cs="Arial"/>
          </w:rPr>
          <w:delText>To implement an optional add-on feature that lets the owner define chargeable extras, such as fabric conditioner or a rush service, which</w:delText>
        </w:r>
      </w:del>
      <w:ins w:id="5" w:author="Claude" w:date="2026-09-28T10:00:00Z">
        <w:r>
          <w:rPr>
            <w:rFonts w:ascii="Arial" w:eastAsia="Arial" w:hAnsi="Arial" w:cs="Arial"/>
          </w:rPr>
          <w:t>To implement an add-on feature that lets the owner define two kinds of chargeable extras, service add-ons charged once per job order (such as an extra rinse or stain treatment) and product add-ons billed by quantity (such as fabric conditioner or a detergent sachet), which</w:t>
        </w:r>
      </w:ins>
      <w:r>
        <w:rPr>
          <w:rFonts w:ascii="Arial" w:eastAsia="Arial" w:hAnsi="Arial" w:cs="Arial"/>
        </w:rPr>
        <w:t xml:space="preserve"> the staff may attach to a job order and which are added to the computed total.</w:t>
      </w:r>
    </w:p>
    <w:p w14:paraId="0B08282B" w14:textId="77777777" w:rsidR="0066712E" w:rsidRDefault="001339F5">
      <w:pPr>
        <w:spacing w:line="360" w:lineRule="auto"/>
        <w:ind w:left="720"/>
        <w:jc w:val="both"/>
        <w:rPr>
          <w:rFonts w:ascii="Arial" w:eastAsia="Arial" w:hAnsi="Arial" w:cs="Arial"/>
        </w:rPr>
      </w:pPr>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To implement a role-based access feature that separates the owner’s administrative functions from the staff’s counter functions.</w:t>
      </w:r>
    </w:p>
    <w:p w14:paraId="52F9A321" w14:textId="77777777" w:rsidR="0066712E" w:rsidRDefault="001339F5">
      <w:pPr>
        <w:spacing w:line="360" w:lineRule="auto"/>
        <w:ind w:left="720"/>
        <w:jc w:val="both"/>
        <w:rPr>
          <w:rFonts w:ascii="Arial" w:eastAsia="Arial" w:hAnsi="Arial" w:cs="Arial"/>
        </w:rPr>
      </w:pPr>
      <w:r>
        <w:rPr>
          <w:rFonts w:ascii="Arial" w:eastAsia="Arial" w:hAnsi="Arial" w:cs="Arial"/>
        </w:rPr>
        <w:lastRenderedPageBreak/>
        <w:t>●</w:t>
      </w:r>
      <w:r>
        <w:rPr>
          <w:rFonts w:ascii="Times New Roman" w:eastAsia="Times New Roman" w:hAnsi="Times New Roman" w:cs="Times New Roman"/>
          <w:sz w:val="14"/>
          <w:szCs w:val="14"/>
        </w:rPr>
        <w:t xml:space="preserve">     </w:t>
      </w:r>
      <w:r>
        <w:rPr>
          <w:rFonts w:ascii="Arial" w:eastAsia="Arial" w:hAnsi="Arial" w:cs="Arial"/>
        </w:rPr>
        <w:t>To develop a voiding feature that allows a queued job order to be cancelled with a recorded reason while retaining the record for auditing.</w:t>
      </w:r>
    </w:p>
    <w:p w14:paraId="4DF41AF4" w14:textId="77777777" w:rsidR="009336EA" w:rsidRDefault="001339F5">
      <w:pPr>
        <w:spacing w:line="360" w:lineRule="auto"/>
        <w:ind w:left="720"/>
        <w:jc w:val="both"/>
        <w:rPr>
          <w:ins w:id="6" w:author="Claude" w:date="2026-09-28T10:00:00Z"/>
          <w:rFonts w:ascii="Arial" w:eastAsia="Arial" w:hAnsi="Arial" w:cs="Arial"/>
        </w:rPr>
      </w:pPr>
      <w:ins w:id="7" w:author="Claude" w:date="2026-09-28T10:00:00Z">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To allow the owner to correct an existing job order, such as a wrong weight, service, or add-on, and to settle the difference by collecting the extra amount or refunding the excess, so that the payments on every job order always equal its total.</w:t>
        </w:r>
      </w:ins>
    </w:p>
    <w:p w14:paraId="28BAE70C" w14:textId="77777777" w:rsidR="0066712E" w:rsidRDefault="001339F5">
      <w:pPr>
        <w:spacing w:line="360" w:lineRule="auto"/>
        <w:ind w:left="720"/>
        <w:jc w:val="both"/>
        <w:rPr>
          <w:rFonts w:ascii="Arial" w:eastAsia="Arial" w:hAnsi="Arial" w:cs="Arial"/>
        </w:rPr>
      </w:pPr>
      <w:r>
        <w:rPr>
          <w:rFonts w:ascii="Arial" w:eastAsia="Arial" w:hAnsi="Arial" w:cs="Arial"/>
        </w:rPr>
        <w:t>●</w:t>
      </w:r>
      <w:r>
        <w:rPr>
          <w:rFonts w:ascii="Times New Roman" w:eastAsia="Times New Roman" w:hAnsi="Times New Roman" w:cs="Times New Roman"/>
          <w:sz w:val="14"/>
          <w:szCs w:val="14"/>
        </w:rPr>
        <w:t xml:space="preserve">     </w:t>
      </w:r>
      <w:del w:id="8" w:author="Claude" w:date="2026-09-28T10:00:00Z">
        <w:r>
          <w:rPr>
            <w:rFonts w:ascii="Arial" w:eastAsia="Arial" w:hAnsi="Arial" w:cs="Arial"/>
          </w:rPr>
          <w:delText>To create a daily sales summary that totals the completed transactions per day, separates cash from e-wallet collections, and shows which services are most frequently availed through simple charts and reports.</w:delText>
        </w:r>
      </w:del>
      <w:ins w:id="9" w:author="Claude" w:date="2026-09-28T10:00:00Z">
        <w:r>
          <w:rPr>
            <w:rFonts w:ascii="Arial" w:eastAsia="Arial" w:hAnsi="Arial" w:cs="Arial"/>
          </w:rPr>
          <w:t>To create a daily sales summary and owner reports that total the sales per day, month, and year, separate cash from e-wallet collections, compare each period with the one before it, and show the most frequently availed services, add-on usage, turnaround time, busiest days and hours, and repeat customers through charts and tables.</w:t>
        </w:r>
      </w:ins>
    </w:p>
    <w:p w14:paraId="253E7A1F" w14:textId="77777777" w:rsidR="0066712E" w:rsidRDefault="001339F5">
      <w:pPr>
        <w:spacing w:line="360" w:lineRule="auto"/>
        <w:ind w:left="720"/>
        <w:jc w:val="both"/>
        <w:rPr>
          <w:rFonts w:ascii="Arial" w:eastAsia="Arial" w:hAnsi="Arial" w:cs="Arial"/>
        </w:rPr>
      </w:pPr>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 xml:space="preserve">To generate a printable job order slip and </w:t>
      </w:r>
      <w:ins w:id="10" w:author="Claude" w:date="2026-09-28T10:00:00Z">
        <w:r>
          <w:rPr>
            <w:rFonts w:ascii="Arial" w:eastAsia="Arial" w:hAnsi="Arial" w:cs="Arial"/>
          </w:rPr>
          <w:t xml:space="preserve">A4 </w:t>
        </w:r>
      </w:ins>
      <w:r>
        <w:rPr>
          <w:rFonts w:ascii="Arial" w:eastAsia="Arial" w:hAnsi="Arial" w:cs="Arial"/>
        </w:rPr>
        <w:t>daily sales report</w:t>
      </w:r>
      <w:ins w:id="11" w:author="Claude" w:date="2026-09-28T10:00:00Z">
        <w:r>
          <w:rPr>
            <w:rFonts w:ascii="Arial" w:eastAsia="Arial" w:hAnsi="Arial" w:cs="Arial"/>
          </w:rPr>
          <w:t xml:space="preserve"> with a cash drawer check</w:t>
        </w:r>
      </w:ins>
      <w:r>
        <w:rPr>
          <w:rFonts w:ascii="Arial" w:eastAsia="Arial" w:hAnsi="Arial" w:cs="Arial"/>
        </w:rPr>
        <w:t xml:space="preserve"> for the shop’s records.</w:t>
      </w:r>
    </w:p>
    <w:p w14:paraId="68DFCB08" w14:textId="77777777" w:rsidR="0066712E" w:rsidRDefault="001339F5">
      <w:pPr>
        <w:spacing w:line="360" w:lineRule="auto"/>
        <w:ind w:left="720"/>
        <w:jc w:val="both"/>
        <w:rPr>
          <w:rFonts w:ascii="Arial" w:eastAsia="Arial" w:hAnsi="Arial" w:cs="Arial"/>
        </w:rPr>
      </w:pPr>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To develop an email notification feature that informs the customer upon drop-off and once their job order has been marked ready for pick-up.</w:t>
      </w:r>
    </w:p>
    <w:p w14:paraId="6C7CCE97" w14:textId="77777777" w:rsidR="00715690" w:rsidRDefault="00715690">
      <w:pPr>
        <w:spacing w:line="360" w:lineRule="auto"/>
        <w:ind w:left="720"/>
        <w:jc w:val="both"/>
        <w:rPr>
          <w:rFonts w:ascii="Arial" w:eastAsia="Arial" w:hAnsi="Arial" w:cs="Arial"/>
        </w:rPr>
      </w:pPr>
    </w:p>
    <w:p w14:paraId="0B0E6B26" w14:textId="77777777" w:rsidR="0066712E" w:rsidRDefault="001339F5">
      <w:pPr>
        <w:spacing w:line="360" w:lineRule="auto"/>
        <w:ind w:left="720"/>
        <w:jc w:val="both"/>
        <w:rPr>
          <w:rFonts w:ascii="Arial" w:eastAsia="Arial" w:hAnsi="Arial" w:cs="Arial"/>
        </w:rPr>
      </w:pPr>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To provide a secure login feature that protects the shop’s customer and sales data from unauthorized access</w:t>
      </w:r>
      <w:ins w:id="12" w:author="Claude" w:date="2026-09-28T10:00:00Z">
        <w:r>
          <w:rPr>
            <w:rFonts w:ascii="Arial" w:eastAsia="Arial" w:hAnsi="Arial" w:cs="Arial"/>
          </w:rPr>
          <w:t>, with separate owner and staff sign-in pages, hashed passwords, and a temporary lock after repeated failed attempts</w:t>
        </w:r>
      </w:ins>
      <w:r>
        <w:rPr>
          <w:rFonts w:ascii="Arial" w:eastAsia="Arial" w:hAnsi="Arial" w:cs="Arial"/>
        </w:rPr>
        <w:t>.</w:t>
      </w:r>
    </w:p>
    <w:p w14:paraId="433140AF" w14:textId="77777777" w:rsidR="0066712E" w:rsidRDefault="0066712E">
      <w:pPr>
        <w:spacing w:after="0" w:line="240" w:lineRule="auto"/>
        <w:rPr>
          <w:rFonts w:ascii="Arial" w:eastAsia="Arial" w:hAnsi="Arial" w:cs="Arial"/>
        </w:rPr>
      </w:pPr>
    </w:p>
    <w:p w14:paraId="538B5609" w14:textId="77777777" w:rsidR="0066712E" w:rsidRDefault="0066712E">
      <w:pPr>
        <w:spacing w:after="0" w:line="240" w:lineRule="auto"/>
        <w:rPr>
          <w:rFonts w:ascii="Arial" w:eastAsia="Arial" w:hAnsi="Arial" w:cs="Arial"/>
        </w:rPr>
      </w:pPr>
    </w:p>
    <w:p w14:paraId="237076A8" w14:textId="77777777" w:rsidR="0066712E" w:rsidRDefault="001339F5">
      <w:pPr>
        <w:spacing w:after="0" w:line="360" w:lineRule="auto"/>
        <w:jc w:val="both"/>
        <w:rPr>
          <w:rFonts w:ascii="Arial" w:eastAsia="Arial" w:hAnsi="Arial" w:cs="Arial"/>
        </w:rPr>
      </w:pPr>
      <w:r>
        <w:rPr>
          <w:rFonts w:ascii="Arial" w:eastAsia="Arial" w:hAnsi="Arial" w:cs="Arial"/>
          <w:b/>
          <w:bCs/>
        </w:rPr>
        <w:t>Scope:</w:t>
      </w:r>
    </w:p>
    <w:p w14:paraId="2C84C746" w14:textId="77777777" w:rsidR="0066712E" w:rsidRDefault="001339F5">
      <w:pPr>
        <w:spacing w:before="200" w:line="360" w:lineRule="auto"/>
        <w:ind w:firstLine="720"/>
        <w:jc w:val="both"/>
        <w:rPr>
          <w:rFonts w:ascii="Arial" w:eastAsia="Arial" w:hAnsi="Arial" w:cs="Arial"/>
        </w:rPr>
      </w:pPr>
      <w:r>
        <w:rPr>
          <w:rFonts w:ascii="Arial" w:eastAsia="Arial" w:hAnsi="Arial" w:cs="Arial"/>
        </w:rPr>
        <w:t>This project covers the development of a web-based job order and sales management system intended for small laundry shops. It focuses on the core functions needed for everyday shop operations, from accepting a customer’s laundry to recording the completed sale, specifically:</w:t>
      </w:r>
    </w:p>
    <w:p w14:paraId="7CDDA3C4" w14:textId="77777777" w:rsidR="0066712E" w:rsidRDefault="001339F5">
      <w:pPr>
        <w:numPr>
          <w:ilvl w:val="0"/>
          <w:numId w:val="1"/>
        </w:numPr>
        <w:spacing w:line="360" w:lineRule="auto"/>
        <w:jc w:val="both"/>
        <w:rPr>
          <w:rFonts w:ascii="Arial" w:eastAsia="Arial" w:hAnsi="Arial" w:cs="Arial"/>
        </w:rPr>
      </w:pPr>
      <w:r>
        <w:rPr>
          <w:rFonts w:ascii="Arial" w:eastAsia="Arial" w:hAnsi="Arial" w:cs="Arial"/>
        </w:rPr>
        <w:t>Customer management, including adding, editing, viewing, and searching customer records such as name and contact number, with lookup by contact number to avoid duplicate entries.</w:t>
      </w:r>
    </w:p>
    <w:p w14:paraId="5DE08026" w14:textId="77777777" w:rsidR="0066712E" w:rsidRDefault="001339F5">
      <w:pPr>
        <w:numPr>
          <w:ilvl w:val="0"/>
          <w:numId w:val="1"/>
        </w:numPr>
        <w:spacing w:line="360" w:lineRule="auto"/>
        <w:jc w:val="both"/>
        <w:rPr>
          <w:rFonts w:ascii="Arial" w:eastAsia="Arial" w:hAnsi="Arial" w:cs="Arial"/>
        </w:rPr>
      </w:pPr>
      <w:r>
        <w:rPr>
          <w:rFonts w:ascii="Arial" w:eastAsia="Arial" w:hAnsi="Arial" w:cs="Arial"/>
        </w:rPr>
        <w:t>Job order recording that captures the service type, weight in kilos, drop-off date, handling remarks, and a unique claim number for every load.</w:t>
      </w:r>
    </w:p>
    <w:p w14:paraId="08A12C04" w14:textId="77777777" w:rsidR="0066712E" w:rsidRDefault="001339F5">
      <w:pPr>
        <w:numPr>
          <w:ilvl w:val="0"/>
          <w:numId w:val="1"/>
        </w:numPr>
        <w:spacing w:line="360" w:lineRule="auto"/>
        <w:jc w:val="both"/>
        <w:rPr>
          <w:rFonts w:ascii="Arial" w:eastAsia="Arial" w:hAnsi="Arial" w:cs="Arial"/>
        </w:rPr>
      </w:pPr>
      <w:r>
        <w:rPr>
          <w:rFonts w:ascii="Arial" w:eastAsia="Arial" w:hAnsi="Arial" w:cs="Arial"/>
        </w:rPr>
        <w:lastRenderedPageBreak/>
        <w:t>Automatic price computation based on the selected service type and the weight of the load, with the applied rate stored within each job order.</w:t>
      </w:r>
    </w:p>
    <w:p w14:paraId="2A2252BF" w14:textId="77777777" w:rsidR="0066712E" w:rsidRDefault="001339F5">
      <w:pPr>
        <w:numPr>
          <w:ilvl w:val="0"/>
          <w:numId w:val="1"/>
        </w:numPr>
        <w:spacing w:line="360" w:lineRule="auto"/>
        <w:jc w:val="both"/>
        <w:rPr>
          <w:rFonts w:ascii="Arial" w:eastAsia="Arial" w:hAnsi="Arial" w:cs="Arial"/>
        </w:rPr>
      </w:pPr>
      <w:r>
        <w:rPr>
          <w:rFonts w:ascii="Arial" w:eastAsia="Arial" w:hAnsi="Arial" w:cs="Arial"/>
        </w:rPr>
        <w:t>Add-on management, allowing the owner to define chargeable extras</w:t>
      </w:r>
      <w:ins w:id="13" w:author="Claude" w:date="2026-09-28T10:00:00Z">
        <w:r>
          <w:rPr>
            <w:rFonts w:ascii="Arial" w:eastAsia="Arial" w:hAnsi="Arial" w:cs="Arial"/>
          </w:rPr>
          <w:t>, either service add-ons charged once per job order or product add-ons billed by quantity,</w:t>
        </w:r>
      </w:ins>
      <w:r>
        <w:rPr>
          <w:rFonts w:ascii="Arial" w:eastAsia="Arial" w:hAnsi="Arial" w:cs="Arial"/>
        </w:rPr>
        <w:t xml:space="preserve"> and the staff to attach them to a job order, with the price of each add-on stored within the job order at the time of encoding.</w:t>
      </w:r>
    </w:p>
    <w:p w14:paraId="01CD3332" w14:textId="77777777" w:rsidR="0066712E" w:rsidRDefault="001339F5">
      <w:pPr>
        <w:numPr>
          <w:ilvl w:val="0"/>
          <w:numId w:val="1"/>
        </w:numPr>
        <w:spacing w:line="360" w:lineRule="auto"/>
        <w:jc w:val="both"/>
        <w:rPr>
          <w:rFonts w:ascii="Arial" w:eastAsia="Arial" w:hAnsi="Arial" w:cs="Arial"/>
        </w:rPr>
      </w:pPr>
      <w:del w:id="14" w:author="Claude" w:date="2026-09-28T10:00:00Z">
        <w:r>
          <w:rPr>
            <w:rFonts w:ascii="Arial" w:eastAsia="Arial" w:hAnsi="Arial" w:cs="Arial"/>
          </w:rPr>
          <w:delText>Payment recording that captures the amount received, the payment method declared by the customer, and whether the job order is paid, partially paid, or unpaid.</w:delText>
        </w:r>
      </w:del>
      <w:ins w:id="15" w:author="Claude" w:date="2026-09-28T10:00:00Z">
        <w:r>
          <w:rPr>
            <w:rFonts w:ascii="Arial" w:eastAsia="Arial" w:hAnsi="Arial" w:cs="Arial"/>
          </w:rPr>
          <w:t>Payment recording in which every job order is paid in full at drop-off, capturing the payment method declared by the customer and, for cash, the amount received and the change. Voided job orders are refunded in full, and owner corrections record an extra payment or a refund for the difference.</w:t>
        </w:r>
      </w:ins>
    </w:p>
    <w:p w14:paraId="3831B56B" w14:textId="77777777" w:rsidR="0066712E" w:rsidRDefault="001339F5">
      <w:pPr>
        <w:numPr>
          <w:ilvl w:val="0"/>
          <w:numId w:val="1"/>
        </w:numPr>
        <w:spacing w:line="360" w:lineRule="auto"/>
        <w:jc w:val="both"/>
        <w:rPr>
          <w:rFonts w:ascii="Arial" w:eastAsia="Arial" w:hAnsi="Arial" w:cs="Arial"/>
        </w:rPr>
      </w:pPr>
      <w:r>
        <w:rPr>
          <w:rFonts w:ascii="Arial" w:eastAsia="Arial" w:hAnsi="Arial" w:cs="Arial"/>
        </w:rPr>
        <w:t>Status tracking that marks each job order as queued, washing, drying, folding, inspection, ready for pick-up, or claimed, with a timestamp and staff name for every change, including loads returned to an earlier stage after a failed inspection.</w:t>
      </w:r>
    </w:p>
    <w:p w14:paraId="6609A2D0" w14:textId="77777777" w:rsidR="009336EA" w:rsidRDefault="001339F5">
      <w:pPr>
        <w:numPr>
          <w:ilvl w:val="0"/>
          <w:numId w:val="1"/>
        </w:numPr>
        <w:spacing w:line="360" w:lineRule="auto"/>
        <w:jc w:val="both"/>
        <w:rPr>
          <w:ins w:id="16" w:author="Claude" w:date="2026-09-28T10:00:00Z"/>
          <w:rFonts w:ascii="Arial" w:eastAsia="Arial" w:hAnsi="Arial" w:cs="Arial"/>
        </w:rPr>
      </w:pPr>
      <w:ins w:id="17" w:author="Claude" w:date="2026-09-28T10:00:00Z">
        <w:r>
          <w:rPr>
            <w:rFonts w:ascii="Arial" w:eastAsia="Arial" w:hAnsi="Arial" w:cs="Arial"/>
          </w:rPr>
          <w:t>A job board and dashboard that list every load still in the shop, oldest first, and flag loads left unclaimed beyond the number of days set by the owner.</w:t>
        </w:r>
      </w:ins>
    </w:p>
    <w:p w14:paraId="1AB7E759" w14:textId="77777777" w:rsidR="0066712E" w:rsidRDefault="001339F5">
      <w:pPr>
        <w:numPr>
          <w:ilvl w:val="0"/>
          <w:numId w:val="1"/>
        </w:numPr>
        <w:spacing w:line="360" w:lineRule="auto"/>
        <w:jc w:val="both"/>
        <w:rPr>
          <w:rFonts w:ascii="Arial" w:eastAsia="Arial" w:hAnsi="Arial" w:cs="Arial"/>
        </w:rPr>
      </w:pPr>
      <w:r>
        <w:rPr>
          <w:rFonts w:ascii="Arial" w:eastAsia="Arial" w:hAnsi="Arial" w:cs="Arial"/>
        </w:rPr>
        <w:t>Voiding of queued job orders with a recorded reason, retaining the cancelled record for auditing.</w:t>
      </w:r>
    </w:p>
    <w:p w14:paraId="1C32F662" w14:textId="77777777" w:rsidR="009336EA" w:rsidRDefault="001339F5">
      <w:pPr>
        <w:numPr>
          <w:ilvl w:val="0"/>
          <w:numId w:val="1"/>
        </w:numPr>
        <w:spacing w:line="360" w:lineRule="auto"/>
        <w:jc w:val="both"/>
        <w:rPr>
          <w:ins w:id="18" w:author="Claude" w:date="2026-09-28T10:00:00Z"/>
          <w:rFonts w:ascii="Arial" w:eastAsia="Arial" w:hAnsi="Arial" w:cs="Arial"/>
        </w:rPr>
      </w:pPr>
      <w:ins w:id="19" w:author="Claude" w:date="2026-09-28T10:00:00Z">
        <w:r>
          <w:rPr>
            <w:rFonts w:ascii="Arial" w:eastAsia="Arial" w:hAnsi="Arial" w:cs="Arial"/>
          </w:rPr>
          <w:t>Correction of existing job orders by the owner, such as a wrong weight, service, or add-on, with the difference collected from or refunded to the customer at the time of the correction.</w:t>
        </w:r>
      </w:ins>
    </w:p>
    <w:p w14:paraId="6A22D827" w14:textId="77777777" w:rsidR="009336EA" w:rsidRDefault="001339F5">
      <w:pPr>
        <w:numPr>
          <w:ilvl w:val="0"/>
          <w:numId w:val="1"/>
        </w:numPr>
        <w:spacing w:line="360" w:lineRule="auto"/>
        <w:jc w:val="both"/>
        <w:rPr>
          <w:ins w:id="20" w:author="Claude" w:date="2026-09-28T10:00:00Z"/>
          <w:rFonts w:ascii="Arial" w:eastAsia="Arial" w:hAnsi="Arial" w:cs="Arial"/>
        </w:rPr>
      </w:pPr>
      <w:ins w:id="21" w:author="Claude" w:date="2026-09-28T10:00:00Z">
        <w:r>
          <w:rPr>
            <w:rFonts w:ascii="Arial" w:eastAsia="Arial" w:hAnsi="Arial" w:cs="Arial"/>
          </w:rPr>
          <w:t>A searchable history of job orders by claim number, customer name, or contact number, filtered by status and drop-off date.</w:t>
        </w:r>
      </w:ins>
    </w:p>
    <w:p w14:paraId="55CB461B" w14:textId="77777777" w:rsidR="0066712E" w:rsidRDefault="001339F5">
      <w:pPr>
        <w:numPr>
          <w:ilvl w:val="0"/>
          <w:numId w:val="1"/>
        </w:numPr>
        <w:spacing w:line="360" w:lineRule="auto"/>
        <w:jc w:val="both"/>
        <w:rPr>
          <w:rFonts w:ascii="Arial" w:eastAsia="Arial" w:hAnsi="Arial" w:cs="Arial"/>
        </w:rPr>
      </w:pPr>
      <w:r>
        <w:rPr>
          <w:rFonts w:ascii="Arial" w:eastAsia="Arial" w:hAnsi="Arial" w:cs="Arial"/>
        </w:rPr>
        <w:t>Role-based access that separates the owner’s administrative functions from the staff’s counter functions, with staff accounts issued by the owner.</w:t>
      </w:r>
    </w:p>
    <w:p w14:paraId="724D4FE6" w14:textId="77777777" w:rsidR="00CA2565" w:rsidRDefault="00CA2565" w:rsidP="00CA2565">
      <w:pPr>
        <w:spacing w:line="360" w:lineRule="auto"/>
        <w:ind w:left="720"/>
        <w:jc w:val="both"/>
        <w:rPr>
          <w:rFonts w:ascii="Arial" w:eastAsia="Arial" w:hAnsi="Arial" w:cs="Arial"/>
        </w:rPr>
      </w:pPr>
    </w:p>
    <w:p w14:paraId="1AFF1F72" w14:textId="77777777" w:rsidR="0066712E" w:rsidRDefault="001339F5">
      <w:pPr>
        <w:numPr>
          <w:ilvl w:val="0"/>
          <w:numId w:val="1"/>
        </w:numPr>
        <w:spacing w:line="360" w:lineRule="auto"/>
        <w:jc w:val="both"/>
        <w:rPr>
          <w:rFonts w:ascii="Arial" w:eastAsia="Arial" w:hAnsi="Arial" w:cs="Arial"/>
        </w:rPr>
      </w:pPr>
      <w:del w:id="22" w:author="Claude" w:date="2026-09-28T10:00:00Z">
        <w:r>
          <w:rPr>
            <w:rFonts w:ascii="Arial" w:eastAsia="Arial" w:hAnsi="Arial" w:cs="Arial"/>
          </w:rPr>
          <w:delText>A daily sales summary showing the total sales per day, the cash and e-wallet breakdown, and the most frequently availed services through simple charts.</w:delText>
        </w:r>
      </w:del>
      <w:ins w:id="23" w:author="Claude" w:date="2026-09-28T10:00:00Z">
        <w:r>
          <w:rPr>
            <w:rFonts w:ascii="Arial" w:eastAsia="Arial" w:hAnsi="Arial" w:cs="Arial"/>
          </w:rPr>
          <w:t>Sales reports by day, month, and year showing the total sales, the cash and e-wallet breakdown, a comparison with the previous period, the most frequently availed services and add-ons, turnaround time, busiest days and hours, and new and returning customers, through charts that each come with a table view.</w:t>
        </w:r>
      </w:ins>
    </w:p>
    <w:p w14:paraId="486619AD" w14:textId="77777777" w:rsidR="0066712E" w:rsidRDefault="001339F5">
      <w:pPr>
        <w:numPr>
          <w:ilvl w:val="0"/>
          <w:numId w:val="1"/>
        </w:numPr>
        <w:spacing w:line="360" w:lineRule="auto"/>
        <w:jc w:val="both"/>
        <w:rPr>
          <w:rFonts w:ascii="Arial" w:eastAsia="Arial" w:hAnsi="Arial" w:cs="Arial"/>
        </w:rPr>
      </w:pPr>
      <w:r>
        <w:rPr>
          <w:rFonts w:ascii="Arial" w:eastAsia="Arial" w:hAnsi="Arial" w:cs="Arial"/>
        </w:rPr>
        <w:lastRenderedPageBreak/>
        <w:t xml:space="preserve">Printable job order slips and </w:t>
      </w:r>
      <w:ins w:id="24" w:author="Claude" w:date="2026-09-28T10:00:00Z">
        <w:r>
          <w:rPr>
            <w:rFonts w:ascii="Arial" w:eastAsia="Arial" w:hAnsi="Arial" w:cs="Arial"/>
          </w:rPr>
          <w:t xml:space="preserve">A4 </w:t>
        </w:r>
      </w:ins>
      <w:r>
        <w:rPr>
          <w:rFonts w:ascii="Arial" w:eastAsia="Arial" w:hAnsi="Arial" w:cs="Arial"/>
        </w:rPr>
        <w:t>daily sales reports</w:t>
      </w:r>
      <w:ins w:id="25" w:author="Claude" w:date="2026-09-28T10:00:00Z">
        <w:r>
          <w:rPr>
            <w:rFonts w:ascii="Arial" w:eastAsia="Arial" w:hAnsi="Arial" w:cs="Arial"/>
          </w:rPr>
          <w:t xml:space="preserve"> with a cash drawer check</w:t>
        </w:r>
      </w:ins>
      <w:r>
        <w:rPr>
          <w:rFonts w:ascii="Arial" w:eastAsia="Arial" w:hAnsi="Arial" w:cs="Arial"/>
        </w:rPr>
        <w:t xml:space="preserve"> for the shop’s records.</w:t>
      </w:r>
    </w:p>
    <w:p w14:paraId="0FF3E3B5" w14:textId="77777777" w:rsidR="0066712E" w:rsidRDefault="001339F5">
      <w:pPr>
        <w:numPr>
          <w:ilvl w:val="0"/>
          <w:numId w:val="1"/>
        </w:numPr>
        <w:spacing w:line="360" w:lineRule="auto"/>
        <w:jc w:val="both"/>
        <w:rPr>
          <w:rFonts w:ascii="Arial" w:eastAsia="Arial" w:hAnsi="Arial" w:cs="Arial"/>
        </w:rPr>
      </w:pPr>
      <w:r>
        <w:rPr>
          <w:rFonts w:ascii="Arial" w:eastAsia="Arial" w:hAnsi="Arial" w:cs="Arial"/>
        </w:rPr>
        <w:t>Email notification to the customer upon drop-off and when a job order is marked ready for pick-up, including a log of sent and failed notifications with an option to resend.</w:t>
      </w:r>
    </w:p>
    <w:p w14:paraId="1A7352C6" w14:textId="77777777" w:rsidR="0066712E" w:rsidRDefault="001339F5">
      <w:pPr>
        <w:numPr>
          <w:ilvl w:val="0"/>
          <w:numId w:val="1"/>
        </w:numPr>
        <w:spacing w:line="360" w:lineRule="auto"/>
        <w:jc w:val="both"/>
        <w:rPr>
          <w:rFonts w:ascii="Arial" w:eastAsia="Arial" w:hAnsi="Arial" w:cs="Arial"/>
        </w:rPr>
      </w:pPr>
      <w:r>
        <w:rPr>
          <w:rFonts w:ascii="Arial" w:eastAsia="Arial" w:hAnsi="Arial" w:cs="Arial"/>
        </w:rPr>
        <w:t>A secure login system for the shop owner and the assigned staff members</w:t>
      </w:r>
      <w:ins w:id="26" w:author="Claude" w:date="2026-09-28T10:00:00Z">
        <w:r>
          <w:rPr>
            <w:rFonts w:ascii="Arial" w:eastAsia="Arial" w:hAnsi="Arial" w:cs="Arial"/>
          </w:rPr>
          <w:t>, with hashed passwords and a temporary lock after five failed attempts</w:t>
        </w:r>
      </w:ins>
      <w:r>
        <w:rPr>
          <w:rFonts w:ascii="Arial" w:eastAsia="Arial" w:hAnsi="Arial" w:cs="Arial"/>
        </w:rPr>
        <w:t>.</w:t>
      </w:r>
    </w:p>
    <w:p w14:paraId="553B3C5C" w14:textId="77777777" w:rsidR="0066712E" w:rsidRDefault="0066712E">
      <w:pPr>
        <w:spacing w:after="0" w:line="240" w:lineRule="auto"/>
        <w:rPr>
          <w:rFonts w:ascii="Arial" w:eastAsia="Arial" w:hAnsi="Arial" w:cs="Arial"/>
        </w:rPr>
      </w:pPr>
    </w:p>
    <w:p w14:paraId="5C878BBB" w14:textId="77777777" w:rsidR="0066712E" w:rsidRDefault="001339F5">
      <w:pPr>
        <w:spacing w:after="0" w:line="360" w:lineRule="auto"/>
        <w:jc w:val="both"/>
        <w:rPr>
          <w:rFonts w:ascii="Arial" w:eastAsia="Arial" w:hAnsi="Arial" w:cs="Arial"/>
        </w:rPr>
      </w:pPr>
      <w:r>
        <w:rPr>
          <w:rFonts w:ascii="Arial" w:eastAsia="Arial" w:hAnsi="Arial" w:cs="Arial"/>
          <w:b/>
          <w:bCs/>
        </w:rPr>
        <w:t>Delimitations:</w:t>
      </w:r>
    </w:p>
    <w:p w14:paraId="57087DDE" w14:textId="77777777" w:rsidR="0066712E" w:rsidRDefault="001339F5">
      <w:pPr>
        <w:spacing w:before="200" w:line="360" w:lineRule="auto"/>
        <w:ind w:firstLine="720"/>
        <w:jc w:val="both"/>
        <w:rPr>
          <w:rFonts w:ascii="Arial" w:eastAsia="Arial" w:hAnsi="Arial" w:cs="Arial"/>
        </w:rPr>
      </w:pPr>
      <w:r>
        <w:rPr>
          <w:rFonts w:ascii="Arial" w:eastAsia="Arial" w:hAnsi="Arial" w:cs="Arial"/>
        </w:rPr>
        <w:t>This project does not cover advanced business functions such as supplier and inventory management, multi-branch operations, accounting, tax computation, payroll, online ordering, e-commerce, or pick-up and delivery scheduling. It also excludes washing machine and dryer assignment, loyalty programs, and predictive demand forecasting. The system does not provide a customer-facing interface; customers do not register, log in, or track their own orders, and their only involvement is receiving the email notifications sent by the system. Notifications are limited to email, excluding SMS due to additional costs. Payments are recorded manually by the staff and the system is not connected to any online payment gateway, so an e-wallet payment is only encoded as the declared method of payment and is not verified electronically. Load weights are likewise encoded manually.</w:t>
      </w:r>
      <w:ins w:id="27" w:author="Claude" w:date="2026-09-28T10:00:00Z">
        <w:r>
          <w:rPr>
            <w:rFonts w:ascii="Arial" w:eastAsia="Arial" w:hAnsi="Arial" w:cs="Arial"/>
          </w:rPr>
          <w:t xml:space="preserve"> Every job order is paid in full at drop-off, so the system does not handle partial payments, balances, or payment upon pick-up. All loads follow the same standard turnaround, and the system does not offer rush or express pricing. Records are never permanently deleted; cancelled job orders are voided and former staff accounts are disabled.</w:t>
        </w:r>
      </w:ins>
      <w:r>
        <w:rPr>
          <w:rFonts w:ascii="Arial" w:eastAsia="Arial" w:hAnsi="Arial" w:cs="Arial"/>
        </w:rPr>
        <w:t xml:space="preserve"> The system operates on a single desktop or mobile device without multi-device synchronization or IoT hardware integration, such as scanners, sensors, digital weighing scales, or receipt printers, with printing done through the browser. The system focuses on job order recording, price computation, status tracking, role-based access, and daily sales reporting.</w:t>
      </w:r>
    </w:p>
    <w:p w14:paraId="7BD18DEE" w14:textId="77777777" w:rsidR="000A3986" w:rsidRDefault="000A3986">
      <w:pPr>
        <w:spacing w:after="0" w:line="240" w:lineRule="auto"/>
        <w:rPr>
          <w:rFonts w:ascii="Arial" w:eastAsia="Arial" w:hAnsi="Arial" w:cs="Arial"/>
        </w:rPr>
      </w:pPr>
    </w:p>
    <w:p w14:paraId="313ECCF6" w14:textId="77777777" w:rsidR="000A3986" w:rsidRDefault="000A3986">
      <w:pPr>
        <w:spacing w:after="0" w:line="240" w:lineRule="auto"/>
        <w:rPr>
          <w:rFonts w:ascii="Arial" w:eastAsia="Arial" w:hAnsi="Arial" w:cs="Arial"/>
        </w:rPr>
      </w:pPr>
    </w:p>
    <w:p w14:paraId="5149C99D" w14:textId="77777777" w:rsidR="00CA2565" w:rsidRDefault="00CA2565">
      <w:pPr>
        <w:spacing w:after="0" w:line="240" w:lineRule="auto"/>
        <w:rPr>
          <w:rFonts w:ascii="Arial" w:eastAsia="Arial" w:hAnsi="Arial" w:cs="Arial"/>
        </w:rPr>
      </w:pPr>
    </w:p>
    <w:p w14:paraId="16C87A7B" w14:textId="77777777" w:rsidR="0066712E" w:rsidRDefault="001339F5" w:rsidP="00DA53C3">
      <w:pPr>
        <w:keepNext/>
        <w:spacing w:after="0" w:line="240" w:lineRule="auto"/>
        <w:jc w:val="right"/>
        <w:rPr>
          <w:rFonts w:ascii="Arial" w:eastAsia="Arial" w:hAnsi="Arial" w:cs="Arial"/>
        </w:rPr>
      </w:pPr>
      <w:r>
        <w:rPr>
          <w:rFonts w:ascii="Arial" w:eastAsia="Arial" w:hAnsi="Arial" w:cs="Arial"/>
        </w:rPr>
        <w:lastRenderedPageBreak/>
        <w:t>______ Approved</w:t>
      </w:r>
    </w:p>
    <w:p w14:paraId="240F907C" w14:textId="77777777" w:rsidR="0066712E" w:rsidRDefault="0066712E" w:rsidP="00DA53C3">
      <w:pPr>
        <w:keepNext/>
        <w:spacing w:after="0" w:line="240" w:lineRule="auto"/>
        <w:jc w:val="right"/>
        <w:rPr>
          <w:rFonts w:ascii="Arial" w:eastAsia="Arial" w:hAnsi="Arial" w:cs="Arial"/>
        </w:rPr>
      </w:pPr>
    </w:p>
    <w:p w14:paraId="0426A9AF" w14:textId="77777777" w:rsidR="0066712E" w:rsidRDefault="001339F5" w:rsidP="00DA53C3">
      <w:pPr>
        <w:keepNext/>
        <w:spacing w:after="0" w:line="240" w:lineRule="auto"/>
        <w:jc w:val="right"/>
        <w:rPr>
          <w:rFonts w:ascii="Arial" w:eastAsia="Arial" w:hAnsi="Arial" w:cs="Arial"/>
        </w:rPr>
      </w:pPr>
      <w:r>
        <w:rPr>
          <w:rFonts w:ascii="Arial" w:eastAsia="Arial" w:hAnsi="Arial" w:cs="Arial"/>
        </w:rPr>
        <w:t>______Disapproved</w:t>
      </w:r>
    </w:p>
    <w:p w14:paraId="5A4860BC" w14:textId="77777777" w:rsidR="0066712E" w:rsidRDefault="0066712E" w:rsidP="00DA53C3">
      <w:pPr>
        <w:keepNext/>
        <w:spacing w:after="0" w:line="240" w:lineRule="auto"/>
        <w:jc w:val="right"/>
        <w:rPr>
          <w:rFonts w:ascii="Arial" w:eastAsia="Arial" w:hAnsi="Arial" w:cs="Arial"/>
        </w:rPr>
      </w:pPr>
    </w:p>
    <w:p w14:paraId="25B3F50C" w14:textId="77777777" w:rsidR="0066712E" w:rsidRDefault="0066712E" w:rsidP="00DA53C3">
      <w:pPr>
        <w:keepNext/>
        <w:spacing w:after="0" w:line="240" w:lineRule="auto"/>
        <w:rPr>
          <w:rFonts w:ascii="Arial" w:eastAsia="Arial" w:hAnsi="Arial" w:cs="Arial"/>
        </w:rPr>
      </w:pPr>
    </w:p>
    <w:p w14:paraId="03CCA4A8" w14:textId="77777777" w:rsidR="0066712E" w:rsidRDefault="001339F5" w:rsidP="00DA53C3">
      <w:pPr>
        <w:keepNext/>
        <w:spacing w:after="0" w:line="240" w:lineRule="auto"/>
        <w:ind w:firstLine="720"/>
        <w:rPr>
          <w:rFonts w:ascii="Arial" w:eastAsia="Arial" w:hAnsi="Arial" w:cs="Arial"/>
        </w:rPr>
      </w:pPr>
      <w:r>
        <w:rPr>
          <w:rFonts w:ascii="Arial" w:eastAsia="Arial" w:hAnsi="Arial" w:cs="Arial"/>
          <w:u w:val="single"/>
        </w:rPr>
        <w:t>Mr. Emanuel Alarilla</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Date: ________________________</w:t>
      </w:r>
      <w:r>
        <w:rPr>
          <w:rFonts w:ascii="Arial" w:eastAsia="Arial" w:hAnsi="Arial" w:cs="Arial"/>
        </w:rPr>
        <w:tab/>
      </w:r>
      <w:r>
        <w:rPr>
          <w:rFonts w:ascii="Arial" w:eastAsia="Arial" w:hAnsi="Arial" w:cs="Arial"/>
        </w:rPr>
        <w:tab/>
      </w:r>
    </w:p>
    <w:p w14:paraId="5CD56598" w14:textId="77777777" w:rsidR="0066712E" w:rsidRDefault="001339F5">
      <w:pPr>
        <w:spacing w:after="0" w:line="240" w:lineRule="auto"/>
        <w:ind w:left="720"/>
        <w:rPr>
          <w:rFonts w:ascii="Arial" w:eastAsia="Arial" w:hAnsi="Arial" w:cs="Arial"/>
        </w:rPr>
      </w:pPr>
      <w:r>
        <w:rPr>
          <w:rFonts w:ascii="Arial" w:eastAsia="Arial" w:hAnsi="Arial" w:cs="Arial"/>
        </w:rPr>
        <w:t xml:space="preserve">          Adviser</w:t>
      </w:r>
      <w:r>
        <w:rPr>
          <w:rFonts w:ascii="Arial" w:eastAsia="Arial" w:hAnsi="Arial" w:cs="Arial"/>
        </w:rPr>
        <w:tab/>
      </w:r>
      <w:r>
        <w:rPr>
          <w:rFonts w:ascii="Arial" w:eastAsia="Arial" w:hAnsi="Arial" w:cs="Arial"/>
        </w:rPr>
        <w:tab/>
      </w:r>
      <w:r>
        <w:rPr>
          <w:rFonts w:ascii="Arial" w:eastAsia="Arial" w:hAnsi="Arial" w:cs="Arial"/>
        </w:rPr>
        <w:tab/>
        <w:t xml:space="preserve">  </w:t>
      </w:r>
    </w:p>
    <w:sectPr w:rsidR="0066712E" w:rsidSect="00CA2565">
      <w:headerReference w:type="default" r:id="rId7"/>
      <w:footerReference w:type="default" r:id="rId8"/>
      <w:pgSz w:w="11906" w:h="16838" w:code="9"/>
      <w:pgMar w:top="720" w:right="1440" w:bottom="720" w:left="1440" w:header="720" w:footer="14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7985B" w14:textId="77777777" w:rsidR="00FA115E" w:rsidRDefault="00FA115E">
      <w:pPr>
        <w:spacing w:after="0" w:line="240" w:lineRule="auto"/>
      </w:pPr>
      <w:r>
        <w:separator/>
      </w:r>
    </w:p>
  </w:endnote>
  <w:endnote w:type="continuationSeparator" w:id="0">
    <w:p w14:paraId="74AF2365" w14:textId="77777777" w:rsidR="00FA115E" w:rsidRDefault="00FA11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6EC837D-AC18-4E99-93E8-86899ACE9FBC}"/>
    <w:embedBold r:id="rId2" w:fontKey="{D4ABD539-19B3-4990-9820-7DA9A5F557DD}"/>
  </w:font>
  <w:font w:name="Georgia">
    <w:panose1 w:val="02040502050405020303"/>
    <w:charset w:val="00"/>
    <w:family w:val="roman"/>
    <w:pitch w:val="variable"/>
    <w:sig w:usb0="00000287" w:usb1="00000000" w:usb2="00000000" w:usb3="00000000" w:csb0="0000009F" w:csb1="00000000"/>
    <w:embedItalic r:id="rId3" w:fontKey="{F1F05BEB-5564-4333-BEB0-523331793E8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E6F2C903-EF26-4367-BF86-5DCE9FF89AD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81693" w14:textId="77777777" w:rsidR="0066712E" w:rsidRDefault="0066712E">
    <w:pPr>
      <w:rPr>
        <w:color w:val="FF0000"/>
      </w:rPr>
    </w:pPr>
  </w:p>
  <w:p w14:paraId="67D6A911" w14:textId="77777777" w:rsidR="0066712E" w:rsidRDefault="001339F5">
    <w:pPr>
      <w:pBdr>
        <w:top w:val="nil"/>
        <w:left w:val="nil"/>
        <w:bottom w:val="nil"/>
        <w:right w:val="nil"/>
        <w:between w:val="nil"/>
      </w:pBdr>
      <w:tabs>
        <w:tab w:val="center" w:pos="4680"/>
        <w:tab w:val="right" w:pos="9360"/>
        <w:tab w:val="left" w:pos="1680"/>
      </w:tabs>
      <w:rPr>
        <w:color w:val="000000"/>
      </w:rPr>
    </w:pPr>
    <w:r>
      <w:rPr>
        <w:b/>
        <w:bCs/>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2B0B5" w14:textId="77777777" w:rsidR="00FA115E" w:rsidRDefault="00FA115E">
      <w:pPr>
        <w:spacing w:after="0" w:line="240" w:lineRule="auto"/>
      </w:pPr>
      <w:r>
        <w:separator/>
      </w:r>
    </w:p>
  </w:footnote>
  <w:footnote w:type="continuationSeparator" w:id="0">
    <w:p w14:paraId="26B15BE7" w14:textId="77777777" w:rsidR="00FA115E" w:rsidRDefault="00FA11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A4F1E" w14:textId="77777777" w:rsidR="00BD0946" w:rsidRDefault="00BD0946" w:rsidP="00BD0946">
    <w:pPr>
      <w:spacing w:after="0" w:line="240" w:lineRule="auto"/>
      <w:jc w:val="center"/>
      <w:rPr>
        <w:rFonts w:ascii="Arial" w:eastAsia="Arial" w:hAnsi="Arial" w:cs="Arial"/>
        <w:sz w:val="36"/>
        <w:szCs w:val="36"/>
      </w:rPr>
    </w:pPr>
    <w:r>
      <w:rPr>
        <w:rFonts w:ascii="Arial" w:eastAsia="Arial" w:hAnsi="Arial" w:cs="Arial"/>
        <w:b/>
        <w:bCs/>
        <w:sz w:val="36"/>
        <w:szCs w:val="36"/>
      </w:rPr>
      <w:t>QUEZON CITY UNIVERSITY</w:t>
    </w:r>
    <w:r>
      <w:rPr>
        <w:noProof/>
      </w:rPr>
      <w:drawing>
        <wp:anchor distT="0" distB="0" distL="114300" distR="114300" simplePos="0" relativeHeight="251659264" behindDoc="0" locked="0" layoutInCell="1" hidden="0" allowOverlap="1" wp14:anchorId="535B8536" wp14:editId="79124287">
          <wp:simplePos x="0" y="0"/>
          <wp:positionH relativeFrom="column">
            <wp:posOffset>4629150</wp:posOffset>
          </wp:positionH>
          <wp:positionV relativeFrom="paragraph">
            <wp:posOffset>24765</wp:posOffset>
          </wp:positionV>
          <wp:extent cx="665480" cy="665480"/>
          <wp:effectExtent l="0" t="0" r="0" b="0"/>
          <wp:wrapNone/>
          <wp:docPr id="1" name="image2.png" descr="IT Logo"/>
          <wp:cNvGraphicFramePr/>
          <a:graphic xmlns:a="http://schemas.openxmlformats.org/drawingml/2006/main">
            <a:graphicData uri="http://schemas.openxmlformats.org/drawingml/2006/picture">
              <pic:pic xmlns:pic="http://schemas.openxmlformats.org/drawingml/2006/picture">
                <pic:nvPicPr>
                  <pic:cNvPr id="0" name="image2.png" descr="IT Logo"/>
                  <pic:cNvPicPr preferRelativeResize="0"/>
                </pic:nvPicPr>
                <pic:blipFill>
                  <a:blip r:embed="rId1"/>
                  <a:srcRect/>
                  <a:stretch>
                    <a:fillRect/>
                  </a:stretch>
                </pic:blipFill>
                <pic:spPr>
                  <a:xfrm>
                    <a:off x="0" y="0"/>
                    <a:ext cx="665480" cy="665480"/>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4C8F340C" wp14:editId="2CCC85B4">
          <wp:simplePos x="0" y="0"/>
          <wp:positionH relativeFrom="column">
            <wp:posOffset>647065</wp:posOffset>
          </wp:positionH>
          <wp:positionV relativeFrom="paragraph">
            <wp:posOffset>-16509</wp:posOffset>
          </wp:positionV>
          <wp:extent cx="675640" cy="675640"/>
          <wp:effectExtent l="0" t="0" r="0" b="0"/>
          <wp:wrapNone/>
          <wp:docPr id="2" name="image1.png" descr="QCU LOGO PNG"/>
          <wp:cNvGraphicFramePr/>
          <a:graphic xmlns:a="http://schemas.openxmlformats.org/drawingml/2006/main">
            <a:graphicData uri="http://schemas.openxmlformats.org/drawingml/2006/picture">
              <pic:pic xmlns:pic="http://schemas.openxmlformats.org/drawingml/2006/picture">
                <pic:nvPicPr>
                  <pic:cNvPr id="0" name="image1.png" descr="QCU LOGO PNG"/>
                  <pic:cNvPicPr preferRelativeResize="0"/>
                </pic:nvPicPr>
                <pic:blipFill>
                  <a:blip r:embed="rId2"/>
                  <a:srcRect/>
                  <a:stretch>
                    <a:fillRect/>
                  </a:stretch>
                </pic:blipFill>
                <pic:spPr>
                  <a:xfrm>
                    <a:off x="0" y="0"/>
                    <a:ext cx="675640" cy="675640"/>
                  </a:xfrm>
                  <a:prstGeom prst="rect">
                    <a:avLst/>
                  </a:prstGeom>
                  <a:ln/>
                </pic:spPr>
              </pic:pic>
            </a:graphicData>
          </a:graphic>
        </wp:anchor>
      </w:drawing>
    </w:r>
  </w:p>
  <w:p w14:paraId="174A048C" w14:textId="77777777" w:rsidR="00BD0946" w:rsidRDefault="00BD0946" w:rsidP="00BD0946">
    <w:pPr>
      <w:spacing w:after="0" w:line="240" w:lineRule="auto"/>
      <w:jc w:val="center"/>
      <w:rPr>
        <w:rFonts w:ascii="Arial" w:eastAsia="Arial" w:hAnsi="Arial" w:cs="Arial"/>
        <w:sz w:val="36"/>
        <w:szCs w:val="36"/>
      </w:rPr>
    </w:pPr>
    <w:r>
      <w:rPr>
        <w:rFonts w:ascii="Arial" w:eastAsia="Arial" w:hAnsi="Arial" w:cs="Arial"/>
      </w:rPr>
      <w:t>San Bartolome, Novaliches, Quezon City</w:t>
    </w:r>
  </w:p>
  <w:p w14:paraId="0D9D2FC0" w14:textId="77777777" w:rsidR="00BD0946" w:rsidRDefault="00BD0946" w:rsidP="00BD0946">
    <w:pPr>
      <w:spacing w:after="0" w:line="240" w:lineRule="auto"/>
      <w:jc w:val="center"/>
      <w:rPr>
        <w:rFonts w:ascii="Arial" w:eastAsia="Arial" w:hAnsi="Arial" w:cs="Arial"/>
      </w:rPr>
    </w:pPr>
    <w:r>
      <w:rPr>
        <w:rFonts w:ascii="Arial" w:eastAsia="Arial" w:hAnsi="Arial" w:cs="Arial"/>
      </w:rPr>
      <w:t>Bachelor of Science in Information Technology</w:t>
    </w:r>
  </w:p>
  <w:p w14:paraId="623D97C3" w14:textId="77777777" w:rsidR="00BD0946" w:rsidRDefault="00BD0946" w:rsidP="00BD0946">
    <w:pPr>
      <w:spacing w:after="0" w:line="240" w:lineRule="auto"/>
      <w:jc w:val="center"/>
      <w:rPr>
        <w:rFonts w:ascii="Arial" w:eastAsia="Arial" w:hAnsi="Arial" w:cs="Arial"/>
      </w:rPr>
    </w:pPr>
  </w:p>
  <w:p w14:paraId="6FF40AD3" w14:textId="77777777" w:rsidR="00BD0946" w:rsidRDefault="00BD0946" w:rsidP="00BD0946">
    <w:pPr>
      <w:spacing w:after="0" w:line="240" w:lineRule="auto"/>
      <w:jc w:val="center"/>
      <w:rPr>
        <w:rFonts w:ascii="Arial" w:eastAsia="Arial" w:hAnsi="Arial" w:cs="Arial"/>
      </w:rPr>
    </w:pPr>
    <w:r>
      <w:rPr>
        <w:rFonts w:ascii="Arial" w:eastAsia="Arial" w:hAnsi="Arial" w:cs="Arial"/>
        <w:b/>
        <w:bCs/>
      </w:rPr>
      <w:t xml:space="preserve">IPT102 - INTEGRATIVE PROGRAMMING AND TECHNOLOGY </w:t>
    </w:r>
  </w:p>
  <w:p w14:paraId="00502B94" w14:textId="77777777" w:rsidR="00BD0946" w:rsidRDefault="00BD0946" w:rsidP="00BD0946">
    <w:pPr>
      <w:spacing w:after="0" w:line="240" w:lineRule="auto"/>
      <w:jc w:val="center"/>
      <w:rPr>
        <w:rFonts w:ascii="Arial" w:eastAsia="Arial" w:hAnsi="Arial" w:cs="Arial"/>
      </w:rPr>
    </w:pPr>
    <w:r>
      <w:rPr>
        <w:rFonts w:ascii="Arial" w:eastAsia="Arial" w:hAnsi="Arial" w:cs="Arial"/>
        <w:b/>
        <w:bCs/>
      </w:rPr>
      <w:t>Project Proposal Form</w:t>
    </w:r>
  </w:p>
  <w:p w14:paraId="1EA48809" w14:textId="77777777" w:rsidR="00BD0946" w:rsidRDefault="00BD09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114B1C"/>
    <w:multiLevelType w:val="multilevel"/>
    <w:tmpl w:val="2536DD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35524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12E"/>
    <w:rsid w:val="000827D3"/>
    <w:rsid w:val="000A3986"/>
    <w:rsid w:val="000E3189"/>
    <w:rsid w:val="001339F5"/>
    <w:rsid w:val="001F3BDB"/>
    <w:rsid w:val="002A6228"/>
    <w:rsid w:val="0032083C"/>
    <w:rsid w:val="00380189"/>
    <w:rsid w:val="003A6571"/>
    <w:rsid w:val="003E565E"/>
    <w:rsid w:val="004108A4"/>
    <w:rsid w:val="004337BF"/>
    <w:rsid w:val="005E2E38"/>
    <w:rsid w:val="0066712E"/>
    <w:rsid w:val="00715690"/>
    <w:rsid w:val="00743E74"/>
    <w:rsid w:val="007C23A1"/>
    <w:rsid w:val="00837A07"/>
    <w:rsid w:val="009336EA"/>
    <w:rsid w:val="009C45E0"/>
    <w:rsid w:val="00BD0946"/>
    <w:rsid w:val="00C97654"/>
    <w:rsid w:val="00CA2565"/>
    <w:rsid w:val="00DA53C3"/>
    <w:rsid w:val="00DC3C96"/>
    <w:rsid w:val="00F238BE"/>
    <w:rsid w:val="00FA115E"/>
    <w:rsid w:val="00FD2D2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00E47A"/>
  <w15:docId w15:val="{E100B49C-F507-41E2-9019-CE0B6D427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BD09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0946"/>
  </w:style>
  <w:style w:type="paragraph" w:styleId="Footer">
    <w:name w:val="footer"/>
    <w:basedOn w:val="Normal"/>
    <w:link w:val="FooterChar"/>
    <w:uiPriority w:val="99"/>
    <w:unhideWhenUsed/>
    <w:rsid w:val="00BD09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09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1567</Words>
  <Characters>8130</Characters>
  <Application>Microsoft Office Word</Application>
  <DocSecurity>0</DocSecurity>
  <Lines>161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Ian Adote</cp:lastModifiedBy>
  <cp:revision>3</cp:revision>
  <cp:lastPrinted>2026-09-23T14:57:00Z</cp:lastPrinted>
  <dcterms:created xsi:type="dcterms:W3CDTF">2026-09-28T02:42:00Z</dcterms:created>
  <dcterms:modified xsi:type="dcterms:W3CDTF">2026-09-28T02:43:00Z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1033-3.1.4.5932</vt:lpwstr>
  </property>
</Properties>
</file>